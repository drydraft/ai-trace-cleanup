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rPr>
          <w:sz w:val="32"/>
        </w:rPr>
        <w:t>2026 年第三季度巡检工作总结</w:t>
      </w:r>
    </w:p>
    <w:p>
      <w:pPr>
        <w:pStyle w:val="Heading2"/>
      </w:pPr>
      <w:r>
        <w:rPr>
          <w:sz w:val="21"/>
        </w:rPr>
        <w:t>编制：运维组</w:t>
      </w:r>
    </w:p>
    <w:p>
      <w:r>
        <w:t>本次巡检共</w:t>
      </w:r>
      <w:r>
        <w:t xml:space="preserve"> 发现 </w:t>
      </w:r>
      <w:r>
        <w:t>3 个问题</w:t>
      </w:r>
      <w:r>
        <w:t>，已闭环 2 项。</w:t>
      </w:r>
    </w:p>
    <w:p>
      <w:r>
        <w:t>**重点**：以下为问题清单说明</w:t>
      </w:r>
    </w:p>
    <w:p>
      <w:r>
        <w:t>## 二、主要问题</w:t>
      </w:r>
    </w:p>
    <w:p>
      <w:r>
        <w:t>- 设备老化，风扇异响</w:t>
      </w:r>
    </w:p>
    <w:p>
      <w:r>
        <w:t>- 网络抖动，丢包率 3 %</w:t>
      </w:r>
    </w:p>
    <w:p>
      <w:r>
        <w:t>1. 机房温湿度超标</w:t>
      </w:r>
    </w:p>
    <w:p>
      <w:r>
        <w:t>2. UPS 电池组告警</w:t>
      </w:r>
    </w:p>
    <w:p>
      <w:r>
        <w:t>详见 `JIRA-1234` 与 [巡检报告](https://example.com/report?id=9)</w:t>
      </w:r>
    </w:p>
    <w:p>
      <w:r>
        <w:t>| 项 | 值 |</w:t>
      </w:r>
    </w:p>
    <w:p>
      <w:r>
        <w:t>|---|---|</w:t>
      </w:r>
    </w:p>
    <w:p>
      <w:r>
        <w:t>---</w:t>
      </w:r>
    </w:p>
    <w:p>
      <w:r>
        <w:t>&gt; 这是一段被当作引用块的文字</w:t>
      </w:r>
    </w:p>
    <w:p>
      <w:r>
        <w:t>转义残留：\* 和 \_ 和 \(括号\)</w:t>
      </w:r>
    </w:p>
    <w:p>
      <w:r>
        <w:t>HTML 残留：&amp;nbsp; 与 &lt;br&gt; 标签</w:t>
      </w:r>
    </w:p>
    <w:p>
      <w:r>
        <w:t>检查完成, 未发现异常.</w:t>
      </w:r>
    </w:p>
    <w:p>
      <w:r>
        <w:t>所谓"闭环"在这里被滥用</w:t>
      </w:r>
    </w:p>
    <w:p>
      <w:r>
        <w:t>省略号... 还有。。。两种写法</w:t>
      </w:r>
    </w:p>
    <w:p>
      <w:r>
        <w:t>数量 10-20 台，另一处写作 A--B</w:t>
      </w:r>
    </w:p>
    <w:p>
      <w:r>
        <w:t>发现了严重问题！！为什么呢？？</w:t>
      </w:r>
    </w:p>
    <w:p>
      <w:r>
        <w:t>括号(半角) 和 全角（混用）</w:t>
      </w:r>
    </w:p>
    <w:p>
      <w:r>
        <w:t>占比 50 ％，全角数字１２３</w:t>
      </w:r>
    </w:p>
    <w:p>
      <w:r>
        <w:t>时间 9：30 使用了全角冒号</w:t>
      </w:r>
    </w:p>
    <w:p>
      <w:r>
        <w:t>零宽字符​夹在中间，不断行空格 也来了</w:t>
      </w:r>
    </w:p>
    <w:p>
      <w:r>
        <w:t>全角空格　混入，软连字符­</w:t>
      </w:r>
    </w:p>
    <w:p>
      <w:r>
        <w:t xml:space="preserve">括号内空格（ 说明文字 ）与尾随空格 </w:t>
      </w:r>
    </w:p>
    <w:p>
      <w:r>
        <w:t>数值 5 千米，单位 10 kg，百分比 50 %</w:t>
      </w:r>
    </w:p>
    <w:p>
      <w:r>
        <w:t>这一行是人工换行</w:t>
      </w:r>
      <w:r>
        <w:br/>
      </w:r>
      <w:r>
        <w:t>这一行接在后面</w:t>
      </w:r>
    </w:p>
    <w:p/>
    <w:p/>
    <w:p>
      <w:r>
        <w:t>第一句很短。</w:t>
      </w:r>
    </w:p>
    <w:p>
      <w:r>
        <w:t>第二句也很短。</w:t>
      </w:r>
    </w:p>
    <w:p>
      <w:r>
        <w:t>第三句还是短。</w:t>
      </w:r>
    </w:p>
    <w:p>
      <w:r>
        <w:t>第四句依然短。</w:t>
      </w:r>
    </w:p>
    <w:p>
      <w:r>
        <w:t>第五句照样短。</w:t>
      </w:r>
    </w:p>
    <w:p>
      <w:r>
        <w:t>第六句同样短。</w:t>
      </w:r>
    </w:p>
    <w:p>
      <w:r>
        <w:rPr>
          <w:sz w:val="21"/>
          <w:rFonts w:ascii="宋体" w:hAnsi="宋体" w:eastAsia="宋体"/>
        </w:rPr>
        <w:t>正文应当是宋体</w:t>
      </w:r>
      <w:r>
        <w:rPr>
          <w:sz w:val="24"/>
          <w:rFonts w:ascii="Calibri" w:hAnsi="Calibri" w:eastAsia="宋体"/>
        </w:rPr>
        <w:t>这里被粘贴成 Calibri</w:t>
      </w:r>
      <w:r>
        <w:rPr>
          <w:sz w:val="21"/>
          <w:rFonts w:ascii="宋体" w:hAnsi="宋体" w:eastAsia="宋体"/>
        </w:rPr>
        <w:t>字号又跳回小四</w:t>
      </w:r>
    </w:p>
    <w:p>
      <w:r>
        <w:rPr>
          <w:color w:val="FF0000"/>
          <w:sz w:val="21"/>
        </w:rPr>
        <w:t>红色强调</w:t>
      </w:r>
      <w:r>
        <w:rPr>
          <w:sz w:val="21"/>
        </w:rPr>
        <w:t>普通文字</w:t>
      </w:r>
    </w:p>
    <w:p>
      <w:r>
        <w:rPr>
          <w:b/>
          <w:sz w:val="21"/>
        </w:rPr>
        <w:t>整段加粗</w:t>
      </w:r>
      <w:r>
        <w:rPr>
          <w:b/>
          <w:sz w:val="21"/>
        </w:rPr>
        <w:t>继续加粗</w:t>
      </w:r>
      <w:r>
        <w:rPr>
          <w:b/>
          <w:sz w:val="21"/>
        </w:rPr>
        <w:t>还在加粗</w:t>
      </w:r>
      <w:r>
        <w:rPr>
          <w:b/>
          <w:sz w:val="21"/>
        </w:rPr>
        <w:t>依然加粗</w:t>
      </w:r>
    </w:p>
    <w:p>
      <w:pPr>
        <w:jc w:val="left"/>
      </w:pPr>
      <w:r>
        <w:rPr>
          <w:sz w:val="21"/>
        </w:rPr>
        <w:t>左对齐段落</w:t>
      </w:r>
    </w:p>
    <w:p>
      <w:pPr>
        <w:jc w:val="both"/>
      </w:pPr>
      <w:r>
        <w:rPr>
          <w:sz w:val="21"/>
        </w:rPr>
        <w:t>两端对齐段落</w:t>
      </w:r>
    </w:p>
    <w:p>
      <w:r>
        <w:t>首先，我们需要明确目标。其次，要拆解任务。最后，形成闭环。</w:t>
      </w:r>
    </w:p>
    <w:p>
      <w:r>
        <w:t>值得注意的是，这一现象并非偶然。</w:t>
      </w:r>
    </w:p>
    <w:p>
      <w:r>
        <w:t>综上所述，我们可以得出结论。</w:t>
      </w:r>
    </w:p>
    <w:p>
      <w:r>
        <w:t>这不仅提升了效率，而且降低了成本。</w:t>
      </w:r>
    </w:p>
    <w:p>
      <w:r>
        <w:t>在当今快速发展的时代，数字化转型势在必行。</w:t>
      </w:r>
    </w:p>
    <w:p>
      <w:r>
        <w:t>让我们一起来看下面这组数据。</w:t>
      </w:r>
    </w:p>
    <w:p>
      <w:r>
        <w:t>该方案极大地促进了业务的发展，能够有效地提升整体效能。</w:t>
      </w:r>
    </w:p>
    <w:p>
      <w:r>
        <w:t>通过赋能一线团队，打造数据驱动的生态体系，提升管理颗粒度。</w:t>
      </w:r>
    </w:p>
    <w:p>
      <w:r>
        <w:t>不是设备的问题，而是流程的问题。</w:t>
      </w:r>
    </w:p>
    <w:p>
      <w:r>
        <w:t>需要注意的是，以上仅为初步判断。</w:t>
      </w:r>
    </w:p>
    <w:p>
      <w:r>
        <w:t>作为一个 AI 语言模型，我无法直接访问机房。</w:t>
      </w:r>
    </w:p>
    <w:p>
      <w:r>
        <w:t>以上是我为你整理的内容，希望对你有帮助。如果需要进一步分析请告诉我。</w:t>
      </w:r>
    </w:p>
    <w:p>
      <w:r>
        <w:t>以上内容仅供参考，具体请以现场实际情况为准。</w:t>
      </w:r>
    </w:p>
    <w:p>
      <w:r>
        <w:t>本节内容待补充：[待补充]</w:t>
      </w:r>
    </w:p>
    <w:p>
      <w:r>
        <w:t>综上所述，本文围绕巡检工作展开了系统梳理，从设备、网络、环境三个维度进行了分析，并结合实际情况提出了相应的改进建议，具有一定的参考价值。</w:t>
      </w:r>
    </w:p>
    <w:p>
      <w:r>
        <w:t>保护路径 .github/workflows/ 共 3 个文件。</w:t>
      </w:r>
    </w:p>
    <w:p>
      <w:r>
        <w:t>路径 C:\Users\Administrator\.pi\agent\skills\ 下共 2 个目录。</w:t>
      </w:r>
    </w:p>
    <w:p>
      <w:r>
        <w:t>命令 python scripts/docx_scan.py --all 与版本 v0.1.0 都不许改，但共 3 处空格要删。</w:t>
      </w:r>
    </w:p>
    <w:p>
      <w:r>
        <w:t>时间 9:30、单位 10 kg、邮箱 a@b.com、代码 `x = 1` 都不能动。</w:t>
      </w:r>
    </w:p>
    <w:p>
      <w:r>
        <w:t xml:space="preserve">　　使用全角空格做首行缩进，这是伪缩进</w:t>
      </w:r>
    </w:p>
    <w:p>
      <w:r>
        <w:t xml:space="preserve">　另外一段也是用空格缩进的正文</w:t>
      </w:r>
    </w:p>
    <w:p>
      <w:r>
        <w:rPr>
          <w:sz w:val="21"/>
        </w:rPr>
        <w:t>这一段故意写得很长，用来触发「单段过长」规则。巡检过程中，我们逐台核对了设备的运行状态、风扇转速、温度传感器读数与网络接口的丢包统计，并把异常项逐一登记到台账里；巡检过程中，我们逐台核对了设备的运行状态、风扇转速、温度传感器读数与网络接口的丢包统计，并把异常项逐一登记到台账里；巡检过程中，我们逐台核对了设备的运行状态、风扇转速、温度传感器读数与网络接口的丢包统计，并把异常项逐一登记到台账里；巡检过程中，我们逐台核对了设备的运行状态、风扇转速、温度传感器读数与网络接口的丢包统计，并把异常项逐一登记到台账里；巡检过程中，我们逐台核对了设备的运行状态、风扇转速、温度传感器读数与网络接口的丢包统计，并把异常项逐一登记到台账里；巡检过程中，我们逐台核对了设备的运行状态、风扇转速、温度传感器读数与网络接口的丢包统计，并把异常项逐一登记到台账里；</w:t>
      </w:r>
    </w:p>
    <w:p>
      <w:r>
        <w:rPr>
          <w:sz w:val="21"/>
        </w:rPr>
        <w:t>这里有两个　空格在中间。</w:t>
      </w:r>
    </w:p>
    <w:p>
      <w:r>
        <w:rPr>
          <w:sz w:val="21"/>
        </w:rPr>
        <w:t>这里有两个  半角空格在中间。</w:t>
      </w:r>
    </w:p>
    <w:p>
      <w:r>
        <w:rPr>
          <w:sz w:val="21"/>
        </w:rPr>
        <w:t>括号里( 半角填充空格 )也要清。</w:t>
      </w:r>
    </w:p>
    <w:p>
      <w:r>
        <w:rPr>
          <w:sz w:val="21"/>
        </w:rPr>
        <w:t>温度应在 3～5 度之间。</w:t>
      </w:r>
    </w:p>
    <w:p>
      <w:r>
        <w:rPr>
          <w:sz w:val="21"/>
        </w:rPr>
        <w:t>*这里是字面斜体标记*，应当改为 Word 斜体。</w:t>
      </w:r>
    </w:p>
    <w:p>
      <w:r>
        <w:rPr>
          <w:sz w:val="21"/>
        </w:rPr>
        <w:t>```</w:t>
      </w:r>
    </w:p>
    <w:p>
      <w:r>
        <w:rPr>
          <w:sz w:val="21"/>
        </w:rPr>
        <w:t>下面我将从三个方面展开说明。</w:t>
      </w:r>
    </w:p>
    <w:p>
      <w:r>
        <w:rPr>
          <w:sz w:val="21"/>
        </w:rPr>
        <w:t>本月进展——设备台账已更新——网络拓扑已重绘——环境监测已接入——告警规则已收敛——巡检路线已优化——值班表已排定——备件库存已盘点——机房平面图已归档——线缆标签已补齐——UPS 测试已完成——空调滤网已更换。</w:t>
      </w:r>
    </w:p>
    <w:p>
      <w:pPr>
        <w:spacing w:before="120" w:after="120"/>
      </w:pPr>
      <w:r>
        <w:rPr>
          <w:sz w:val="21"/>
        </w:rPr>
        <w:t>下面这三段用手工间距设段距，没有用样式。</w:t>
      </w:r>
    </w:p>
    <w:p>
      <w:pPr>
        <w:spacing w:before="120" w:after="120"/>
      </w:pPr>
      <w:r>
        <w:rPr>
          <w:sz w:val="21"/>
        </w:rPr>
        <w:t>第二段也是手工段距。</w:t>
      </w:r>
    </w:p>
    <w:p>
      <w:pPr>
        <w:spacing w:before="120" w:after="120"/>
      </w:pPr>
      <w:r>
        <w:rPr>
          <w:sz w:val="21"/>
        </w:rPr>
        <w:t>第三段还是手工段距。</w:t>
      </w:r>
    </w:p>
    <w:p>
      <w:r>
        <w:rPr>
          <w:sz w:val="21"/>
        </w:rPr>
        <w:t>需要重点关注设备、网络、环境三个方面。</w:t>
      </w:r>
    </w:p>
    <w:p>
      <w:r>
        <w:rPr>
          <w:sz w:val="21"/>
        </w:rPr>
        <w:t>需要重点关注设备、网络、环境三个方面。</w:t>
      </w:r>
    </w:p>
    <w:p>
      <w:r>
        <w:rPr>
          <w:sz w:val="21"/>
        </w:rPr>
        <w:t>需要重点关注设备、网络、环境三个方面。</w:t>
      </w:r>
    </w:p>
    <w:p>
      <w:r>
        <w:rPr>
          <w:sz w:val="21"/>
        </w:rPr>
        <w:t>需要重点关注设备、网络、环境三个方面。</w:t>
      </w:r>
    </w:p>
    <w:p>
      <w:r>
        <w:rPr>
          <w:sz w:val="21"/>
          <w:rFonts w:ascii="Calibri" w:hAnsi="Calibri"/>
        </w:rPr>
        <w:t>这里只设了西文字体没有设中文字体，换台电脑字体就会变。</w:t>
      </w:r>
    </w:p>
    <w:p>
      <w:r>
        <w:rPr>
          <w:sz w:val="21"/>
          <w:rFonts w:ascii="Calibri" w:hAnsi="Calibri"/>
        </w:rPr>
        <w:t>这一段只设了西文字体。</w:t>
      </w:r>
    </w:p>
    <w:p>
      <w:r>
        <w:rPr>
          <w:sz w:val="21"/>
          <w:rFonts w:ascii="Calibri" w:hAnsi="Calibri"/>
        </w:rPr>
        <w:t>又一段只设了西文字体。</w:t>
      </w:r>
    </w:p>
    <w:p>
      <w:r>
        <w:rPr>
          <w:b/>
          <w:sz w:val="21"/>
        </w:rPr>
        <w:t>这段是整段加粗的长文本，用来把全文加粗率推上去。运维文档里到处加粗等于没有重点，读者会自动忽略所有黑体。所以整段加粗本身就是一种 AI 输出痕迹，应当拆成个别关键词加粗。这里再补一些文字让加粗字符数超过全文的百分之十五。同时把同样的道理再多说几遍，因为重复也是 AI 输出的典型特征。重点太多等于没有重点，强调太多等于没有强调，信息密度反而下降。文档应当只对真正需要记住的数字和结论加粗。继续堆加粗文字，把比例推到阈值以上。这一句也是加粗的，用来验证加粗率规则能不能真的触发。再加一句，确保万无一失。</w:t>
      </w:r>
    </w:p>
    <w:p>
      <w:r>
        <w:rPr>
          <w:b/>
          <w:sz w:val="21"/>
        </w:rPr>
        <w:t>第二段整段加粗的正文，继续把全文加粗率推高。真实情况是：AI 生成后用 Word 打开时，几乎每一个关键名词都被加粗了，因为它把「重要」理解成了「要加粗」。人写文档时加粗量通常不到百分之五。所以加粗率是一个非常好用的可量化指标。</w:t>
      </w:r>
    </w:p>
    <w:p>
      <w:r>
        <w:rPr>
          <w:b/>
          <w:sz w:val="32"/>
        </w:rPr>
        <w:t>人工标题没用样式</w:t>
      </w:r>
    </w:p>
    <w:p>
      <w:r>
        <w:rPr>
          <w:sz w:val="21"/>
        </w:rPr>
        <w:t>巡检已经完成，现场无异常。</w:t>
      </w:r>
    </w:p>
    <w:p>
      <w:r>
        <w:rPr>
          <w:sz w:val="21"/>
        </w:rPr>
        <w:t>补充说明：巡检已经完成，现场无异常。</w:t>
      </w:r>
    </w:p>
    <w:p>
      <w:r>
        <w:rPr>
          <w:sz w:val="21"/>
        </w:rPr>
        <w:t>本段落结束时的标点被吃掉了，最后几个汉字</w:t>
      </w:r>
    </w:p>
    <w:tbl>
      <w:tblPr>
        <w:tblStyle w:val="TableGrid"/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项目</w:t>
            </w:r>
          </w:p>
        </w:tc>
        <w:tc>
          <w:tcPr>
            <w:tcW w:w="2400" w:type="dxa"/>
          </w:tcPr>
          <w:p>
            <w:r>
              <w:t>共 3 个问题</w:t>
            </w:r>
          </w:p>
        </w:tc>
      </w:tr>
      <w:tr>
        <w:tc>
          <w:tcPr>
            <w:tcW w:w="2400" w:type="dxa"/>
          </w:tcPr>
          <w:p>
            <w:r>
              <w:t>状态</w:t>
            </w:r>
          </w:p>
        </w:tc>
        <w:tc>
          <w:tcPr>
            <w:tcW w:w="2400" w:type="dxa"/>
          </w:tcPr>
          <w:p>
            <w:r>
              <w:t>已处理 2 个,剩余 1 个</w:t>
            </w:r>
          </w:p>
        </w:tc>
      </w:tr>
    </w:tbl>
    <w:p>
      <w:r>
        <w:t>目录项示例：</w:t>
      </w:r>
      <w:r>
        <w:fldChar w:fldCharType="begin"/>
      </w:r>
      <w:r>
        <w:instrText xml:space="preserve">TOC \o "1-3" \h \z \u</w:instrText>
      </w:r>
      <w:r>
        <w:fldChar w:fldCharType="separate"/>
      </w:r>
      <w:r>
        <w:t>第一章 概述	3</w:t>
      </w:r>
      <w:r>
        <w:fldChar w:fldCharType="end"/>
      </w:r>
    </w:p>
    <w:p>
      <w:ins w:id="1" w:author="A" w:date="2026-10-01T00:00:00Z">
        <w:r>
          <w:t>这是修订插入的文字 共 3 处</w:t>
        </w:r>
      </w:ins>
      <w:del w:id="2" w:author="A" w:date="2026-10-01T00:00:00Z">
        <w:r>
          <w:delText>这是被删除的文字</w:delText>
        </w:r>
      </w:del>
    </w:p>
    <w:p>
      <w:r>
        <w:pict>
          <v:shape xmlns:v="urn:schemas-microsoft-com:vml">
            <v:textbox>
              <w:txbxContent>
                <w:p>
                  <w:r>
                    <w:t>文本框里也有 3 个空格问题</w:t>
                  </w:r>
                </w:p>
              </w:txbxContent>
            </v:textbox>
          </v:shape>
        </w:pict>
      </w:r>
    </w:p>
    <w:sectPr>
      <w:headerReference w:type="default" r:id="rId2"/>
      <w:footerReference w:type="default" r:id="rId3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r>
      <w:t>巡检工作总结 共 5 页</w:t>
    </w:r>
  </w:p>
</w:hdr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2026 年第三季度巡检工作总结</dc:title>
  <dc:creator>运维组</dc:creator>
</cp:coreProperties>
</file>